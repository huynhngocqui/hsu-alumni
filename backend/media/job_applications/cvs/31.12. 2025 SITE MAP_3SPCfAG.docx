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9095F" w14:textId="77777777" w:rsidR="00CE0D6E" w:rsidRDefault="00CE0D6E" w:rsidP="00CE0D6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9A49D8">
        <w:rPr>
          <w:rFonts w:ascii="Calibri" w:hAnsi="Calibri" w:cs="Calibri"/>
          <w:b/>
        </w:rPr>
        <w:t>Đă</w:t>
      </w:r>
      <w:r w:rsidRPr="009A49D8">
        <w:rPr>
          <w:b/>
        </w:rPr>
        <w:t>ng nhập / Tài khoản</w:t>
      </w:r>
    </w:p>
    <w:p w14:paraId="7E8986A8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Đă</w:t>
      </w:r>
      <w:r>
        <w:t>ng nhập</w:t>
      </w:r>
    </w:p>
    <w:p w14:paraId="7CFFDE3A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Đă</w:t>
      </w:r>
      <w:r>
        <w:t>ng k</w:t>
      </w:r>
      <w:r>
        <w:rPr>
          <w:rFonts w:ascii="Calibri" w:hAnsi="Calibri" w:cs="Calibri"/>
        </w:rPr>
        <w:t>ý</w:t>
      </w:r>
      <w:r>
        <w:t xml:space="preserve"> th</w:t>
      </w:r>
      <w:r>
        <w:rPr>
          <w:rFonts w:ascii="Calibri" w:hAnsi="Calibri" w:cs="Calibri"/>
        </w:rPr>
        <w:t>à</w:t>
      </w:r>
      <w:r>
        <w:t>nh vi</w:t>
      </w:r>
      <w:r>
        <w:rPr>
          <w:rFonts w:ascii="Calibri" w:hAnsi="Calibri" w:cs="Calibri"/>
        </w:rPr>
        <w:t>ê</w:t>
      </w:r>
      <w:r>
        <w:t>n</w:t>
      </w:r>
    </w:p>
    <w:p w14:paraId="7EFD595E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</w:t>
      </w:r>
      <w:r>
        <w:rPr>
          <w:rFonts w:ascii="Calibri" w:hAnsi="Calibri" w:cs="Calibri"/>
        </w:rPr>
        <w:t>ô</w:t>
      </w:r>
      <w:r>
        <w:t>ng tin c</w:t>
      </w:r>
      <w:r>
        <w:rPr>
          <w:rFonts w:ascii="Calibri" w:hAnsi="Calibri" w:cs="Calibri"/>
        </w:rPr>
        <w:t>á</w:t>
      </w:r>
      <w:r>
        <w:t xml:space="preserve"> nh</w:t>
      </w:r>
      <w:r>
        <w:rPr>
          <w:rFonts w:ascii="Calibri" w:hAnsi="Calibri" w:cs="Calibri"/>
        </w:rPr>
        <w:t>â</w:t>
      </w:r>
      <w:r>
        <w:t>n</w:t>
      </w:r>
    </w:p>
    <w:p w14:paraId="585A668E" w14:textId="77777777" w:rsidR="00CE0D6E" w:rsidRDefault="00CE0D6E" w:rsidP="00CE0D6E">
      <w:pPr>
        <w:rPr>
          <w:ins w:id="0" w:author="PHAT HUU NGUYEN" w:date="2025-12-30T14:57:00Z"/>
        </w:rPr>
      </w:pPr>
      <w:r>
        <w:t>│   └── Đổi mật khẩu</w:t>
      </w:r>
    </w:p>
    <w:p w14:paraId="1F1D35B9" w14:textId="77777777" w:rsidR="004036A8" w:rsidRDefault="004036A8" w:rsidP="00CE0D6E">
      <w:r>
        <w:t>Quên mật khẩu</w:t>
      </w:r>
    </w:p>
    <w:p w14:paraId="3EA2AF68" w14:textId="77777777" w:rsidR="004036A8" w:rsidRPr="00036F74" w:rsidRDefault="004036A8" w:rsidP="00CE0D6E">
      <w:pPr>
        <w:rPr>
          <w:i/>
          <w:u w:val="single"/>
        </w:rPr>
      </w:pPr>
      <w:r w:rsidRPr="00036F74">
        <w:rPr>
          <w:i/>
          <w:u w:val="single"/>
        </w:rPr>
        <w:t>Lưu ý:</w:t>
      </w:r>
    </w:p>
    <w:p w14:paraId="02300147" w14:textId="77777777" w:rsidR="004036A8" w:rsidRDefault="004036A8" w:rsidP="004036A8">
      <w:pPr>
        <w:pStyle w:val="ListParagraph"/>
        <w:numPr>
          <w:ilvl w:val="0"/>
          <w:numId w:val="1"/>
        </w:numPr>
      </w:pPr>
      <w:r>
        <w:t>CSV còn email Hoa Sen, đăng ký và đăng nhập thông qua email sinh viên</w:t>
      </w:r>
    </w:p>
    <w:p w14:paraId="06ADA1C4" w14:textId="22C8D480" w:rsidR="004036A8" w:rsidRDefault="00B637CE" w:rsidP="00036F74">
      <w:pPr>
        <w:pStyle w:val="ListParagraph"/>
        <w:numPr>
          <w:ilvl w:val="0"/>
          <w:numId w:val="1"/>
        </w:numPr>
      </w:pPr>
      <w:r>
        <w:t xml:space="preserve">CSV </w:t>
      </w:r>
      <w:r w:rsidR="00036F74">
        <w:t xml:space="preserve">không còn </w:t>
      </w:r>
      <w:r>
        <w:t>email Hoa Sen th</w:t>
      </w:r>
      <w:r w:rsidR="00036F74">
        <w:t>ì đăng nhập bằng Email cá nhân đã đăng ký thành viên</w:t>
      </w:r>
      <w:bookmarkStart w:id="1" w:name="_GoBack"/>
      <w:bookmarkEnd w:id="1"/>
    </w:p>
    <w:p w14:paraId="4E238CAF" w14:textId="77777777" w:rsidR="00CE0D6E" w:rsidRDefault="00CE0D6E" w:rsidP="00CE0D6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9A49D8">
        <w:rPr>
          <w:b/>
        </w:rPr>
        <w:t xml:space="preserve">Thanh </w:t>
      </w:r>
      <w:r w:rsidRPr="009A49D8">
        <w:rPr>
          <w:rFonts w:ascii="Calibri" w:hAnsi="Calibri" w:cs="Calibri"/>
          <w:b/>
        </w:rPr>
        <w:t>đ</w:t>
      </w:r>
      <w:r w:rsidRPr="009A49D8">
        <w:rPr>
          <w:b/>
        </w:rPr>
        <w:t>iều hướng chính</w:t>
      </w:r>
    </w:p>
    <w:p w14:paraId="44D8F40D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85160C">
        <w:rPr>
          <w:b/>
        </w:rPr>
        <w:t>Trang chủ</w:t>
      </w:r>
      <w:r w:rsidR="001E3EA9">
        <w:rPr>
          <w:b/>
        </w:rPr>
        <w:t xml:space="preserve"> </w:t>
      </w:r>
    </w:p>
    <w:p w14:paraId="52176326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85160C">
        <w:rPr>
          <w:b/>
        </w:rPr>
        <w:t>Giới thiệu</w:t>
      </w:r>
    </w:p>
    <w:p w14:paraId="66438D22" w14:textId="77777777" w:rsidR="0085160C" w:rsidRDefault="00CE0D6E" w:rsidP="00CE0D6E">
      <w:r>
        <w:t xml:space="preserve">│   │   └── </w:t>
      </w:r>
      <w:r w:rsidR="00D2558C">
        <w:t>Định hướng hoạt động</w:t>
      </w:r>
      <w:r>
        <w:t xml:space="preserve"> </w:t>
      </w:r>
    </w:p>
    <w:p w14:paraId="488A3382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85160C">
        <w:rPr>
          <w:b/>
        </w:rPr>
        <w:t>Tin tức &amp; Sự kiện</w:t>
      </w:r>
    </w:p>
    <w:p w14:paraId="78E6DA1D" w14:textId="77777777" w:rsidR="00CE0D6E" w:rsidRDefault="00CE0D6E" w:rsidP="00CE0D6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Tin tức</w:t>
      </w:r>
      <w:r w:rsidR="00D2558C">
        <w:t xml:space="preserve"> ( liên kết </w:t>
      </w:r>
      <w:hyperlink r:id="rId5" w:history="1">
        <w:r w:rsidR="00D2558C">
          <w:rPr>
            <w:rStyle w:val="Hyperlink"/>
          </w:rPr>
          <w:t>Tin tức - Đại học Hoa Sen</w:t>
        </w:r>
      </w:hyperlink>
      <w:r w:rsidR="00D2558C">
        <w:t>)</w:t>
      </w:r>
    </w:p>
    <w:p w14:paraId="4B4A8D36" w14:textId="77777777" w:rsidR="00CE0D6E" w:rsidRDefault="00CE0D6E" w:rsidP="00CE0D6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Sự kiện</w:t>
      </w:r>
      <w:r w:rsidR="00D2558C">
        <w:t xml:space="preserve"> (liên kết </w:t>
      </w:r>
      <w:hyperlink r:id="rId6" w:history="1">
        <w:r w:rsidR="00D2558C">
          <w:rPr>
            <w:rStyle w:val="Hyperlink"/>
          </w:rPr>
          <w:t>Sự kiện - Đại học Hoa Sen</w:t>
        </w:r>
      </w:hyperlink>
      <w:r w:rsidR="00D2558C">
        <w:t>)</w:t>
      </w:r>
    </w:p>
    <w:p w14:paraId="06182211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85160C">
        <w:rPr>
          <w:b/>
        </w:rPr>
        <w:t>Cộng đồng Alumni</w:t>
      </w:r>
    </w:p>
    <w:p w14:paraId="66DFAAA8" w14:textId="2E6338E2" w:rsidR="00CE0D6E" w:rsidRDefault="00CE0D6E" w:rsidP="00CE0D6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036F74">
        <w:t>Chính sách Alumni</w:t>
      </w:r>
      <w:r w:rsidR="00036F74">
        <w:t xml:space="preserve"> </w:t>
      </w:r>
    </w:p>
    <w:p w14:paraId="2DA2EFFC" w14:textId="2F89F3C5" w:rsidR="00CE0D6E" w:rsidRDefault="00CE0D6E" w:rsidP="00CE0D6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036F74">
        <w:t>Th</w:t>
      </w:r>
      <w:r w:rsidR="00036F74">
        <w:rPr>
          <w:rFonts w:ascii="Calibri" w:hAnsi="Calibri" w:cs="Calibri"/>
        </w:rPr>
        <w:t>ô</w:t>
      </w:r>
      <w:r w:rsidR="00036F74">
        <w:t>ng tin ban li</w:t>
      </w:r>
      <w:r w:rsidR="00036F74">
        <w:rPr>
          <w:rFonts w:ascii="Calibri" w:hAnsi="Calibri" w:cs="Calibri"/>
        </w:rPr>
        <w:t>ê</w:t>
      </w:r>
      <w:r w:rsidR="00036F74">
        <w:t>n lạc</w:t>
      </w:r>
    </w:p>
    <w:p w14:paraId="5EDD612D" w14:textId="2D8ECC65" w:rsidR="00CE0D6E" w:rsidRDefault="00CE0D6E" w:rsidP="00CE0D6E">
      <w:r>
        <w:t xml:space="preserve">│   │   └── </w:t>
      </w:r>
      <w:r w:rsidR="00036F74">
        <w:t>Cựu sinh viên tiêu biểu</w:t>
      </w:r>
    </w:p>
    <w:p w14:paraId="6DE5D1E3" w14:textId="14ECF6EC" w:rsidR="009A49D8" w:rsidRDefault="009A49D8" w:rsidP="00CE0D6E">
      <w:r>
        <w:t xml:space="preserve">│   │   └── </w:t>
      </w:r>
      <w:r w:rsidR="00036F74">
        <w:t>Câu chuyện thành công</w:t>
      </w:r>
    </w:p>
    <w:p w14:paraId="24B1E9CD" w14:textId="3EA9BA3A" w:rsidR="009A49D8" w:rsidRDefault="009A49D8" w:rsidP="00CE0D6E">
      <w:r>
        <w:t>│   │   └── Th</w:t>
      </w:r>
      <w:r>
        <w:rPr>
          <w:rFonts w:ascii="Calibri" w:hAnsi="Calibri" w:cs="Calibri"/>
        </w:rPr>
        <w:t>ư</w:t>
      </w:r>
      <w:r>
        <w:t xml:space="preserve"> viện hình ảnh (đóng góp ảnh</w:t>
      </w:r>
      <w:r w:rsidR="00036F74">
        <w:t xml:space="preserve"> thông qua link drive sẽ được kiểm duyệt</w:t>
      </w:r>
      <w:r>
        <w:t xml:space="preserve"> và xem ảnh)</w:t>
      </w:r>
    </w:p>
    <w:p w14:paraId="58632C85" w14:textId="77777777" w:rsidR="00CE0D6E" w:rsidRDefault="00CE0D6E" w:rsidP="00CE0D6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85160C" w:rsidRPr="0085160C">
        <w:rPr>
          <w:b/>
        </w:rPr>
        <w:t>Việc làm &amp; Kết nối</w:t>
      </w:r>
    </w:p>
    <w:p w14:paraId="6FAFDC5B" w14:textId="77777777" w:rsidR="00CE0D6E" w:rsidRDefault="00CE0D6E" w:rsidP="00CE0D6E">
      <w:r>
        <w:t xml:space="preserve">│   </w:t>
      </w:r>
      <w:r w:rsidR="0085160C">
        <w:t xml:space="preserve"> │   └──</w:t>
      </w:r>
      <w:r>
        <w:t xml:space="preserve"> C</w:t>
      </w:r>
      <w:r>
        <w:rPr>
          <w:rFonts w:ascii="Calibri" w:hAnsi="Calibri" w:cs="Calibri"/>
        </w:rPr>
        <w:t>ơ</w:t>
      </w:r>
      <w:r>
        <w:t xml:space="preserve"> hội việc làm (liên kết</w:t>
      </w:r>
      <w:r w:rsidR="0085160C">
        <w:t xml:space="preserve"> </w:t>
      </w:r>
      <w:hyperlink r:id="rId7" w:history="1">
        <w:r w:rsidR="00767673">
          <w:rPr>
            <w:rStyle w:val="Hyperlink"/>
          </w:rPr>
          <w:t>Tuyển dụng và tìm kiếm việc làm nhanh | Trường Đại học Hoa Sen</w:t>
        </w:r>
      </w:hyperlink>
      <w:r>
        <w:t>)</w:t>
      </w:r>
    </w:p>
    <w:p w14:paraId="48A57A6E" w14:textId="77777777" w:rsidR="0085160C" w:rsidRDefault="0085160C" w:rsidP="00CE0D6E">
      <w:r>
        <w:t xml:space="preserve">│    │   └── </w:t>
      </w:r>
      <w:r w:rsidRPr="0085160C">
        <w:t xml:space="preserve">Career Webinars </w:t>
      </w:r>
      <w:r w:rsidR="00767673">
        <w:t xml:space="preserve">(liên kết </w:t>
      </w:r>
      <w:hyperlink r:id="rId8" w:history="1">
        <w:r w:rsidR="00767673">
          <w:rPr>
            <w:rStyle w:val="Hyperlink"/>
          </w:rPr>
          <w:t>Tin Tức</w:t>
        </w:r>
      </w:hyperlink>
      <w:r w:rsidR="00767673">
        <w:t>)</w:t>
      </w:r>
    </w:p>
    <w:p w14:paraId="0F56B30B" w14:textId="77777777" w:rsidR="0085160C" w:rsidRDefault="0085160C" w:rsidP="00CE0D6E">
      <w:r>
        <w:t>│    │   └── Đăng tin tuyển dụng</w:t>
      </w:r>
      <w:r w:rsidR="00767673">
        <w:t xml:space="preserve"> (liên kết </w:t>
      </w:r>
      <w:hyperlink r:id="rId9" w:history="1">
        <w:r w:rsidR="00767673">
          <w:rPr>
            <w:rStyle w:val="Hyperlink"/>
          </w:rPr>
          <w:t>Tin Tức</w:t>
        </w:r>
      </w:hyperlink>
      <w:r w:rsidR="00767673">
        <w:t>)</w:t>
      </w:r>
    </w:p>
    <w:p w14:paraId="0C1F61C0" w14:textId="77777777" w:rsidR="0085160C" w:rsidRDefault="0085160C" w:rsidP="0085160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9A49D8">
        <w:rPr>
          <w:b/>
        </w:rPr>
        <w:t>Dịch vụ Alumni</w:t>
      </w:r>
    </w:p>
    <w:p w14:paraId="2AF5B16F" w14:textId="77777777" w:rsidR="0085160C" w:rsidRDefault="0085160C" w:rsidP="0085160C">
      <w:r>
        <w:t xml:space="preserve">│    │   └── </w:t>
      </w:r>
      <w:r w:rsidRPr="0085160C">
        <w:t>Hoa Sen COOP</w:t>
      </w:r>
    </w:p>
    <w:p w14:paraId="2EA4A905" w14:textId="77777777" w:rsidR="0085160C" w:rsidRDefault="0085160C" w:rsidP="0085160C">
      <w:r>
        <w:t xml:space="preserve">│    │   └── </w:t>
      </w:r>
      <w:r w:rsidRPr="0085160C">
        <w:t>Hoa Sen Shop</w:t>
      </w:r>
      <w:r>
        <w:t xml:space="preserve"> </w:t>
      </w:r>
    </w:p>
    <w:p w14:paraId="7DF4F968" w14:textId="77777777" w:rsidR="0085160C" w:rsidRDefault="0085160C" w:rsidP="0085160C">
      <w:r>
        <w:lastRenderedPageBreak/>
        <w:t xml:space="preserve">│    │   └── </w:t>
      </w:r>
      <w:r w:rsidRPr="0085160C">
        <w:t>Hoa Sen Courses</w:t>
      </w:r>
      <w:r>
        <w:t xml:space="preserve"> </w:t>
      </w:r>
    </w:p>
    <w:p w14:paraId="3A110DC2" w14:textId="77777777" w:rsidR="0085160C" w:rsidRDefault="0085160C" w:rsidP="00CE0D6E">
      <w:r>
        <w:t xml:space="preserve">│    │   └── Thư viện Hoa Sen </w:t>
      </w:r>
      <w:r w:rsidR="00767673">
        <w:t xml:space="preserve">(liên kết </w:t>
      </w:r>
      <w:hyperlink r:id="rId10" w:history="1">
        <w:r w:rsidR="00767673">
          <w:rPr>
            <w:rStyle w:val="Hyperlink"/>
          </w:rPr>
          <w:t>Trang chủ - Thư viện</w:t>
        </w:r>
      </w:hyperlink>
      <w:r w:rsidR="00767673">
        <w:t>)</w:t>
      </w:r>
    </w:p>
    <w:p w14:paraId="3B49926F" w14:textId="77777777" w:rsidR="0085160C" w:rsidRDefault="0085160C" w:rsidP="00CE0D6E">
      <w:r>
        <w:t>│    │   └── Hỗ trợ Cơ sở vật chất</w:t>
      </w:r>
      <w:r w:rsidR="00767673">
        <w:t xml:space="preserve"> (liên kết </w:t>
      </w:r>
      <w:hyperlink r:id="rId11" w:history="1">
        <w:r w:rsidR="00767673">
          <w:rPr>
            <w:rStyle w:val="Hyperlink"/>
          </w:rPr>
          <w:t>Trải nghiệm cơ sở học tập - Sổ tay sinh viên</w:t>
        </w:r>
      </w:hyperlink>
      <w:r w:rsidR="00767673">
        <w:t>)</w:t>
      </w:r>
    </w:p>
    <w:p w14:paraId="108386B1" w14:textId="77777777" w:rsidR="00DC4B75" w:rsidRDefault="00DC4B75" w:rsidP="00CE0D6E"/>
    <w:sectPr w:rsidR="00DC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8733D"/>
    <w:multiLevelType w:val="hybridMultilevel"/>
    <w:tmpl w:val="9A984EAA"/>
    <w:lvl w:ilvl="0" w:tplc="50D0BB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HAT HUU NGUYEN">
    <w15:presenceInfo w15:providerId="AD" w15:userId="S::phathuu.ngu@student.mahidol.ac.th::90d65d83-6941-44ba-a330-b2c5f68578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E5"/>
    <w:rsid w:val="00030F4C"/>
    <w:rsid w:val="00036F74"/>
    <w:rsid w:val="001E3EA9"/>
    <w:rsid w:val="004025EF"/>
    <w:rsid w:val="004036A8"/>
    <w:rsid w:val="004C4231"/>
    <w:rsid w:val="00556DE5"/>
    <w:rsid w:val="00767673"/>
    <w:rsid w:val="0085160C"/>
    <w:rsid w:val="009A49D8"/>
    <w:rsid w:val="00B637CE"/>
    <w:rsid w:val="00CE0D6E"/>
    <w:rsid w:val="00D2558C"/>
    <w:rsid w:val="00DC4B75"/>
    <w:rsid w:val="00E0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04751"/>
  <w15:chartTrackingRefBased/>
  <w15:docId w15:val="{973821AC-899B-42B0-AB64-781C5766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2558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36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36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6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30F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0F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0F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0F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0F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.hoasen.edu.vn/tin-tuc-35A52D92/vi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career.hoasen.edu.vn/v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asen.edu.vn/event/" TargetMode="External"/><Relationship Id="rId11" Type="http://schemas.openxmlformats.org/officeDocument/2006/relationships/hyperlink" Target="https://www.hoasen.edu.vn/so-tay-sinh-vien/trai-nghiem-co-so-hoc-tap/" TargetMode="External"/><Relationship Id="rId5" Type="http://schemas.openxmlformats.org/officeDocument/2006/relationships/hyperlink" Target="https://www.hoasen.edu.vn/tin-tuc/" TargetMode="External"/><Relationship Id="rId10" Type="http://schemas.openxmlformats.org/officeDocument/2006/relationships/hyperlink" Target="https://www.hoasen.edu.vn/thuvi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eer.hoasen.edu.vn/tin-tuc-35A52D92/v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Nguyen Thanh</dc:creator>
  <cp:keywords/>
  <dc:description/>
  <cp:lastModifiedBy>HIEU Nguyen Thanh</cp:lastModifiedBy>
  <cp:revision>2</cp:revision>
  <dcterms:created xsi:type="dcterms:W3CDTF">2025-12-31T01:55:00Z</dcterms:created>
  <dcterms:modified xsi:type="dcterms:W3CDTF">2025-12-31T01:55:00Z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ab9eeebc-3fc2-481e-bd9a-6edaa772296d</vt:lpwstr>
  </property>
</Properties>
</file>